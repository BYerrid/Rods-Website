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A08C" w14:textId="141FCB1F" w:rsidR="00041858" w:rsidRDefault="00041858" w:rsidP="00850CD9">
      <w:pPr>
        <w:rPr>
          <w:b/>
          <w:bCs/>
        </w:rPr>
      </w:pPr>
      <w:r>
        <w:rPr>
          <w:b/>
          <w:bCs/>
        </w:rPr>
        <w:t>Hill Legal Consultants, LLC</w:t>
      </w:r>
    </w:p>
    <w:p w14:paraId="1C8C7F71" w14:textId="7B197E86" w:rsidR="00850CD9" w:rsidRDefault="00850CD9" w:rsidP="00850CD9">
      <w:pPr>
        <w:rPr>
          <w:b/>
          <w:bCs/>
        </w:rPr>
      </w:pPr>
      <w:r w:rsidRPr="00850CD9">
        <w:rPr>
          <w:b/>
          <w:bCs/>
        </w:rPr>
        <w:t xml:space="preserve">A Lifetime of </w:t>
      </w:r>
      <w:r w:rsidR="00041858">
        <w:rPr>
          <w:b/>
          <w:bCs/>
        </w:rPr>
        <w:t>Criminal Justice</w:t>
      </w:r>
      <w:r w:rsidRPr="00850CD9">
        <w:rPr>
          <w:b/>
          <w:bCs/>
        </w:rPr>
        <w:t xml:space="preserve"> Excellence</w:t>
      </w:r>
      <w:r w:rsidR="00041858">
        <w:rPr>
          <w:b/>
          <w:bCs/>
        </w:rPr>
        <w:t xml:space="preserve"> </w:t>
      </w:r>
      <w:r w:rsidRPr="00850CD9">
        <w:rPr>
          <w:b/>
          <w:bCs/>
        </w:rPr>
        <w:t>Working for You</w:t>
      </w:r>
    </w:p>
    <w:p w14:paraId="27032720" w14:textId="4783563E" w:rsidR="00850CD9" w:rsidRDefault="00850CD9" w:rsidP="00850CD9">
      <w:r w:rsidRPr="005D3E63">
        <w:rPr>
          <w:b/>
          <w:bCs/>
        </w:rPr>
        <w:t>Rodney E. Hill, Esquire</w:t>
      </w:r>
      <w:r w:rsidRPr="005D3E63">
        <w:t xml:space="preserve"> brings </w:t>
      </w:r>
      <w:r>
        <w:t>a</w:t>
      </w:r>
      <w:r w:rsidRPr="005D3E63">
        <w:t xml:space="preserve"> unique and distinguished blend of expertise to every client he represents and every matter entrusted to his care.</w:t>
      </w:r>
      <w:r>
        <w:t xml:space="preserve"> </w:t>
      </w:r>
      <w:r w:rsidRPr="00850CD9">
        <w:t>His experience spans the full spectrum of criminal justice — from prosecution and internal affairs to senior command-level police leadership, professional education</w:t>
      </w:r>
      <w:r w:rsidR="00041858">
        <w:t xml:space="preserve"> &amp; training</w:t>
      </w:r>
      <w:r w:rsidRPr="00850CD9">
        <w:t xml:space="preserve">, and </w:t>
      </w:r>
      <w:r>
        <w:t>legal</w:t>
      </w:r>
      <w:r w:rsidRPr="00850CD9">
        <w:t xml:space="preserve"> consulting.</w:t>
      </w:r>
    </w:p>
    <w:p w14:paraId="7A20EA33" w14:textId="77777777" w:rsidR="00850CD9" w:rsidRDefault="00850CD9" w:rsidP="00850CD9"/>
    <w:p w14:paraId="746ED1A6" w14:textId="5840CC7A" w:rsidR="0075431B" w:rsidRDefault="00041858">
      <w:r>
        <w:t>A Record That Speaks for Itself</w:t>
      </w:r>
      <w:r w:rsidR="009832F7">
        <w:t xml:space="preserve"> </w:t>
      </w:r>
      <w:r w:rsidR="009832F7">
        <w:t>– Remove this page</w:t>
      </w:r>
    </w:p>
    <w:p w14:paraId="57363A95" w14:textId="6D5C927B" w:rsidR="009832F7" w:rsidRDefault="0075431B">
      <w:r>
        <w:t>Expert Witness page</w:t>
      </w:r>
      <w:r w:rsidR="00226F0B">
        <w:t xml:space="preserve"> – Remove all descriptions of experience on this page and just have the headings listed below.</w:t>
      </w:r>
    </w:p>
    <w:p w14:paraId="0740747D" w14:textId="3DF598DC" w:rsidR="0075431B" w:rsidRDefault="00226F0B">
      <w:r>
        <w:t xml:space="preserve">Will </w:t>
      </w:r>
      <w:r w:rsidR="0075431B">
        <w:t xml:space="preserve">Provide expert witness testimony </w:t>
      </w:r>
      <w:ins w:id="0" w:author="Rodney Hill" w:date="2026-06-02T22:05:00Z" w16du:dateUtc="2026-06-03T02:05:00Z">
        <w:r w:rsidR="00DB1201">
          <w:t xml:space="preserve">and consulting </w:t>
        </w:r>
      </w:ins>
      <w:r w:rsidR="0075431B">
        <w:t>in</w:t>
      </w:r>
      <w:r>
        <w:t xml:space="preserve"> the following areas</w:t>
      </w:r>
      <w:r w:rsidR="0075431B">
        <w:t xml:space="preserve">: </w:t>
      </w:r>
    </w:p>
    <w:p w14:paraId="7B684D08" w14:textId="77777777" w:rsidR="0075431B" w:rsidRPr="0082048F" w:rsidRDefault="0075431B" w:rsidP="0075431B">
      <w:pPr>
        <w:numPr>
          <w:ilvl w:val="0"/>
          <w:numId w:val="1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82048F">
        <w:rPr>
          <w:rFonts w:ascii="Tahoma" w:hAnsi="Tahoma" w:cs="Tahoma"/>
          <w:sz w:val="22"/>
          <w:szCs w:val="22"/>
        </w:rPr>
        <w:t xml:space="preserve">Police </w:t>
      </w:r>
      <w:r>
        <w:rPr>
          <w:rFonts w:ascii="Tahoma" w:hAnsi="Tahoma" w:cs="Tahoma"/>
          <w:sz w:val="22"/>
          <w:szCs w:val="22"/>
        </w:rPr>
        <w:t xml:space="preserve">&amp; Corrections </w:t>
      </w:r>
      <w:r w:rsidRPr="0082048F">
        <w:rPr>
          <w:rFonts w:ascii="Tahoma" w:hAnsi="Tahoma" w:cs="Tahoma"/>
          <w:sz w:val="22"/>
          <w:szCs w:val="22"/>
        </w:rPr>
        <w:t>Misconduct</w:t>
      </w:r>
      <w:r>
        <w:rPr>
          <w:rFonts w:ascii="Tahoma" w:hAnsi="Tahoma" w:cs="Tahoma"/>
          <w:sz w:val="22"/>
          <w:szCs w:val="22"/>
        </w:rPr>
        <w:t xml:space="preserve"> &amp; Use-of-Force</w:t>
      </w:r>
      <w:r w:rsidRPr="0082048F">
        <w:rPr>
          <w:rFonts w:ascii="Tahoma" w:hAnsi="Tahoma" w:cs="Tahoma"/>
          <w:sz w:val="22"/>
          <w:szCs w:val="22"/>
        </w:rPr>
        <w:t xml:space="preserve"> Investigations</w:t>
      </w:r>
    </w:p>
    <w:p w14:paraId="6B602A15" w14:textId="0FBA1EB3" w:rsidR="0075431B" w:rsidRPr="0082048F" w:rsidRDefault="0075431B" w:rsidP="0075431B">
      <w:pPr>
        <w:numPr>
          <w:ilvl w:val="0"/>
          <w:numId w:val="1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Constitutional Policing </w:t>
      </w:r>
      <w:del w:id="1" w:author="Rodney Hill" w:date="2026-06-02T22:04:00Z" w16du:dateUtc="2026-06-03T02:04:00Z">
        <w:r w:rsidDel="00DE399E">
          <w:rPr>
            <w:rFonts w:ascii="Tahoma" w:hAnsi="Tahoma" w:cs="Tahoma"/>
            <w:sz w:val="22"/>
            <w:szCs w:val="22"/>
          </w:rPr>
          <w:delText>and Police Reform</w:delText>
        </w:r>
      </w:del>
    </w:p>
    <w:p w14:paraId="633B6355" w14:textId="6B4CEC7F" w:rsidR="0075431B" w:rsidDel="008451E8" w:rsidRDefault="0075431B" w:rsidP="0075431B">
      <w:pPr>
        <w:numPr>
          <w:ilvl w:val="0"/>
          <w:numId w:val="1"/>
        </w:numPr>
        <w:spacing w:before="120" w:after="120" w:line="240" w:lineRule="auto"/>
        <w:rPr>
          <w:del w:id="2" w:author="Rodney Hill" w:date="2026-06-02T22:04:00Z" w16du:dateUtc="2026-06-03T02:04:00Z"/>
          <w:rFonts w:ascii="Tahoma" w:hAnsi="Tahoma" w:cs="Tahoma"/>
          <w:sz w:val="22"/>
          <w:szCs w:val="22"/>
        </w:rPr>
      </w:pPr>
      <w:del w:id="3" w:author="Rodney Hill" w:date="2026-06-02T22:04:00Z" w16du:dateUtc="2026-06-03T02:04:00Z">
        <w:r w:rsidRPr="0082048F" w:rsidDel="008451E8">
          <w:rPr>
            <w:rFonts w:ascii="Tahoma" w:hAnsi="Tahoma" w:cs="Tahoma"/>
            <w:sz w:val="22"/>
            <w:szCs w:val="22"/>
          </w:rPr>
          <w:delText>In-Custody Death Investigations</w:delText>
        </w:r>
      </w:del>
    </w:p>
    <w:p w14:paraId="1ED5032F" w14:textId="77777777" w:rsidR="0075431B" w:rsidRDefault="0075431B" w:rsidP="0075431B">
      <w:pPr>
        <w:numPr>
          <w:ilvl w:val="0"/>
          <w:numId w:val="1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Investigations, Discipline &amp; </w:t>
      </w:r>
      <w:r w:rsidRPr="0082048F">
        <w:rPr>
          <w:rFonts w:ascii="Tahoma" w:hAnsi="Tahoma" w:cs="Tahoma"/>
          <w:sz w:val="22"/>
          <w:szCs w:val="22"/>
        </w:rPr>
        <w:t>Use-of-Force Policy Development and Review</w:t>
      </w:r>
    </w:p>
    <w:p w14:paraId="6CE7F072" w14:textId="77777777" w:rsidR="0075431B" w:rsidRPr="0082048F" w:rsidRDefault="0075431B" w:rsidP="0075431B">
      <w:pPr>
        <w:numPr>
          <w:ilvl w:val="0"/>
          <w:numId w:val="1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Police Operational Practices and Procedures</w:t>
      </w:r>
    </w:p>
    <w:p w14:paraId="19004578" w14:textId="77777777" w:rsidR="0075431B" w:rsidRDefault="0075431B" w:rsidP="0075431B">
      <w:pPr>
        <w:numPr>
          <w:ilvl w:val="0"/>
          <w:numId w:val="1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82048F">
        <w:rPr>
          <w:rFonts w:ascii="Tahoma" w:hAnsi="Tahoma" w:cs="Tahoma"/>
          <w:sz w:val="22"/>
          <w:szCs w:val="22"/>
        </w:rPr>
        <w:t xml:space="preserve">Police </w:t>
      </w:r>
      <w:r>
        <w:rPr>
          <w:rFonts w:ascii="Tahoma" w:hAnsi="Tahoma" w:cs="Tahoma"/>
          <w:sz w:val="22"/>
          <w:szCs w:val="22"/>
        </w:rPr>
        <w:t xml:space="preserve">Supervisory &amp; Management </w:t>
      </w:r>
      <w:r w:rsidRPr="0082048F">
        <w:rPr>
          <w:rFonts w:ascii="Tahoma" w:hAnsi="Tahoma" w:cs="Tahoma"/>
          <w:sz w:val="22"/>
          <w:szCs w:val="22"/>
        </w:rPr>
        <w:t>Practices and Procedures</w:t>
      </w:r>
    </w:p>
    <w:p w14:paraId="3D632025" w14:textId="17301384" w:rsidR="0075431B" w:rsidRDefault="0075431B" w:rsidP="0075431B">
      <w:pPr>
        <w:spacing w:before="120" w:after="120" w:line="240" w:lineRule="auto"/>
        <w:ind w:left="720"/>
        <w:rPr>
          <w:rFonts w:ascii="Tahoma" w:hAnsi="Tahoma" w:cs="Tahoma"/>
          <w:sz w:val="22"/>
          <w:szCs w:val="22"/>
        </w:rPr>
      </w:pPr>
    </w:p>
    <w:p w14:paraId="3F4A5D8C" w14:textId="73259E90" w:rsidR="00226F0B" w:rsidRDefault="00226F0B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Administrative &amp; Internal Investigations page – </w:t>
      </w:r>
      <w:r w:rsidR="00CD7609">
        <w:rPr>
          <w:rFonts w:ascii="Tahoma" w:hAnsi="Tahoma" w:cs="Tahoma"/>
          <w:sz w:val="22"/>
          <w:szCs w:val="22"/>
        </w:rPr>
        <w:t xml:space="preserve">change </w:t>
      </w:r>
      <w:del w:id="4" w:author="Rodney Hill" w:date="2026-06-02T22:05:00Z" w16du:dateUtc="2026-06-03T02:05:00Z">
        <w:r w:rsidR="00CD7609" w:rsidDel="00DB1201">
          <w:rPr>
            <w:rFonts w:ascii="Tahoma" w:hAnsi="Tahoma" w:cs="Tahoma"/>
            <w:sz w:val="22"/>
            <w:szCs w:val="22"/>
          </w:rPr>
          <w:delText xml:space="preserve">to  </w:delText>
        </w:r>
        <w:r w:rsidR="00CD7609" w:rsidDel="00DB1201">
          <w:rPr>
            <w:rFonts w:ascii="Tahoma" w:hAnsi="Tahoma" w:cs="Tahoma"/>
            <w:sz w:val="22"/>
            <w:szCs w:val="22"/>
          </w:rPr>
          <w:delText>Administrative</w:delText>
        </w:r>
      </w:del>
      <w:ins w:id="5" w:author="Rodney Hill" w:date="2026-06-02T22:05:00Z" w16du:dateUtc="2026-06-03T02:05:00Z">
        <w:r w:rsidR="00DB1201">
          <w:rPr>
            <w:rFonts w:ascii="Tahoma" w:hAnsi="Tahoma" w:cs="Tahoma"/>
            <w:sz w:val="22"/>
            <w:szCs w:val="22"/>
          </w:rPr>
          <w:t>to Administrative</w:t>
        </w:r>
      </w:ins>
      <w:r w:rsidR="00CD7609">
        <w:rPr>
          <w:rFonts w:ascii="Tahoma" w:hAnsi="Tahoma" w:cs="Tahoma"/>
          <w:sz w:val="22"/>
          <w:szCs w:val="22"/>
        </w:rPr>
        <w:t xml:space="preserve"> &amp; Internal Investigations</w:t>
      </w:r>
      <w:r w:rsidR="00CD7609">
        <w:rPr>
          <w:rFonts w:ascii="Tahoma" w:hAnsi="Tahoma" w:cs="Tahoma"/>
          <w:sz w:val="22"/>
          <w:szCs w:val="22"/>
        </w:rPr>
        <w:t xml:space="preserve"> and Consulting</w:t>
      </w:r>
    </w:p>
    <w:p w14:paraId="0AC01AA7" w14:textId="67A90576" w:rsidR="00226F0B" w:rsidRDefault="00226F0B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Remove trainer for law enforcement agencies</w:t>
      </w:r>
    </w:p>
    <w:p w14:paraId="7401AFB6" w14:textId="37DA77C4" w:rsidR="00226F0B" w:rsidRDefault="00226F0B" w:rsidP="00226F0B">
      <w:pPr>
        <w:spacing w:before="120" w:after="120" w:line="240" w:lineRule="auto"/>
      </w:pPr>
      <w:r>
        <w:t>Remove all descriptions of experience on this page and just have the headings listed</w:t>
      </w:r>
    </w:p>
    <w:p w14:paraId="28E7B692" w14:textId="77777777" w:rsidR="00226F0B" w:rsidRDefault="00226F0B" w:rsidP="00226F0B">
      <w:pPr>
        <w:spacing w:before="120" w:after="120" w:line="240" w:lineRule="auto"/>
      </w:pPr>
    </w:p>
    <w:p w14:paraId="58E65D1D" w14:textId="77777777" w:rsidR="00CD7609" w:rsidRDefault="00CD760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13DCEDA5" w14:textId="77777777" w:rsidR="00226F0B" w:rsidRDefault="00226F0B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75A1DA39" w14:textId="5C53BF40" w:rsidR="00226F0B" w:rsidRDefault="00226F0B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Legal Services Page</w:t>
      </w:r>
    </w:p>
    <w:p w14:paraId="0C4C4445" w14:textId="55A09AE8" w:rsidR="00226F0B" w:rsidRDefault="00226F0B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Move Administrative Law to the 3</w:t>
      </w:r>
      <w:r w:rsidRPr="00226F0B">
        <w:rPr>
          <w:rFonts w:ascii="Tahoma" w:hAnsi="Tahoma" w:cs="Tahoma"/>
          <w:sz w:val="22"/>
          <w:szCs w:val="22"/>
          <w:vertAlign w:val="superscript"/>
        </w:rPr>
        <w:t>rd</w:t>
      </w:r>
      <w:r>
        <w:rPr>
          <w:rFonts w:ascii="Tahoma" w:hAnsi="Tahoma" w:cs="Tahoma"/>
          <w:sz w:val="22"/>
          <w:szCs w:val="22"/>
        </w:rPr>
        <w:t xml:space="preserve"> place</w:t>
      </w:r>
    </w:p>
    <w:p w14:paraId="1F0063D1" w14:textId="02C2936A" w:rsidR="00CD7609" w:rsidRDefault="00CD760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From Criminal Defense</w:t>
      </w:r>
      <w:del w:id="6" w:author="Rodney Hill" w:date="2026-06-02T22:05:00Z" w16du:dateUtc="2026-06-03T02:05:00Z">
        <w:r w:rsidDel="005F7738">
          <w:rPr>
            <w:rFonts w:ascii="Tahoma" w:hAnsi="Tahoma" w:cs="Tahoma"/>
            <w:sz w:val="22"/>
            <w:szCs w:val="22"/>
          </w:rPr>
          <w:delText xml:space="preserve"> &amp; Prosecution </w:delText>
        </w:r>
      </w:del>
      <w:r>
        <w:rPr>
          <w:rFonts w:ascii="Tahoma" w:hAnsi="Tahoma" w:cs="Tahoma"/>
          <w:sz w:val="22"/>
          <w:szCs w:val="22"/>
        </w:rPr>
        <w:t>– remove Prosecution</w:t>
      </w:r>
    </w:p>
    <w:p w14:paraId="1A64CD12" w14:textId="77777777" w:rsidR="00CD7609" w:rsidRDefault="00CD760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52E2501F" w14:textId="69F1A5B3" w:rsidR="00CD7609" w:rsidRDefault="00CD760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On the About page</w:t>
      </w:r>
    </w:p>
    <w:p w14:paraId="4604A7E5" w14:textId="1F23FBEF" w:rsidR="000B7CAA" w:rsidRDefault="000B7CAA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2</w:t>
      </w:r>
      <w:r w:rsidRPr="000B7CAA">
        <w:rPr>
          <w:rFonts w:ascii="Tahoma" w:hAnsi="Tahoma" w:cs="Tahoma"/>
          <w:sz w:val="22"/>
          <w:szCs w:val="22"/>
          <w:vertAlign w:val="superscript"/>
        </w:rPr>
        <w:t>nd</w:t>
      </w:r>
      <w:r>
        <w:rPr>
          <w:rFonts w:ascii="Tahoma" w:hAnsi="Tahoma" w:cs="Tahoma"/>
          <w:sz w:val="22"/>
          <w:szCs w:val="22"/>
        </w:rPr>
        <w:t xml:space="preserve"> paragraph</w:t>
      </w:r>
    </w:p>
    <w:p w14:paraId="78359EC3" w14:textId="2B35599A" w:rsidR="000B7CAA" w:rsidRDefault="000B7CAA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0B7CAA">
        <w:rPr>
          <w:rFonts w:ascii="Tahoma" w:hAnsi="Tahoma" w:cs="Tahoma"/>
          <w:sz w:val="22"/>
          <w:szCs w:val="22"/>
        </w:rPr>
        <w:lastRenderedPageBreak/>
        <w:t xml:space="preserve">Mr. Hill served as Chief of </w:t>
      </w:r>
      <w:del w:id="7" w:author="Rodney Hill" w:date="2026-06-02T21:55:00Z" w16du:dateUtc="2026-06-03T01:55:00Z">
        <w:r w:rsidRPr="000B7CAA" w:rsidDel="000B7CAA">
          <w:rPr>
            <w:rFonts w:ascii="Tahoma" w:hAnsi="Tahoma" w:cs="Tahoma"/>
            <w:sz w:val="22"/>
            <w:szCs w:val="22"/>
          </w:rPr>
          <w:delText xml:space="preserve">the Office of Professional Responsibility </w:delText>
        </w:r>
      </w:del>
      <w:ins w:id="8" w:author="Rodney Hill" w:date="2026-06-02T22:06:00Z" w16du:dateUtc="2026-06-03T02:06:00Z">
        <w:r w:rsidR="00745987">
          <w:rPr>
            <w:rFonts w:ascii="Tahoma" w:hAnsi="Tahoma" w:cs="Tahoma"/>
            <w:sz w:val="22"/>
            <w:szCs w:val="22"/>
          </w:rPr>
          <w:t xml:space="preserve"> the </w:t>
        </w:r>
      </w:ins>
      <w:ins w:id="9" w:author="Rodney Hill" w:date="2026-06-02T21:55:00Z" w16du:dateUtc="2026-06-03T01:55:00Z">
        <w:r>
          <w:rPr>
            <w:rFonts w:ascii="Tahoma" w:hAnsi="Tahoma" w:cs="Tahoma"/>
            <w:sz w:val="22"/>
            <w:szCs w:val="22"/>
          </w:rPr>
          <w:t xml:space="preserve">Internal Affairs </w:t>
        </w:r>
      </w:ins>
      <w:ins w:id="10" w:author="Rodney Hill" w:date="2026-06-02T22:06:00Z" w16du:dateUtc="2026-06-03T02:06:00Z">
        <w:r w:rsidR="00745987">
          <w:rPr>
            <w:rFonts w:ascii="Tahoma" w:hAnsi="Tahoma" w:cs="Tahoma"/>
            <w:sz w:val="22"/>
            <w:szCs w:val="22"/>
          </w:rPr>
          <w:t xml:space="preserve">Division </w:t>
        </w:r>
      </w:ins>
      <w:r w:rsidRPr="000B7CAA">
        <w:rPr>
          <w:rFonts w:ascii="Tahoma" w:hAnsi="Tahoma" w:cs="Tahoma"/>
          <w:sz w:val="22"/>
          <w:szCs w:val="22"/>
        </w:rPr>
        <w:t>for the Baltimore City Police Department </w:t>
      </w:r>
    </w:p>
    <w:p w14:paraId="1F5A8E1E" w14:textId="77777777" w:rsidR="00784C39" w:rsidRDefault="00784C3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6C45138C" w14:textId="60E18B1B" w:rsidR="00784C39" w:rsidRDefault="00784C3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3</w:t>
      </w:r>
      <w:r w:rsidRPr="00784C39">
        <w:rPr>
          <w:rFonts w:ascii="Tahoma" w:hAnsi="Tahoma" w:cs="Tahoma"/>
          <w:sz w:val="22"/>
          <w:szCs w:val="22"/>
          <w:vertAlign w:val="superscript"/>
        </w:rPr>
        <w:t>rd</w:t>
      </w:r>
      <w:r>
        <w:rPr>
          <w:rFonts w:ascii="Tahoma" w:hAnsi="Tahoma" w:cs="Tahoma"/>
          <w:sz w:val="22"/>
          <w:szCs w:val="22"/>
        </w:rPr>
        <w:t xml:space="preserve"> paragraph</w:t>
      </w:r>
    </w:p>
    <w:p w14:paraId="6F4FBAB8" w14:textId="52C17341" w:rsidR="00784C39" w:rsidRDefault="00784C39" w:rsidP="00784C39">
      <w:r w:rsidRPr="009832F7">
        <w:t xml:space="preserve">As a prosecutor, Mr. Hill litigated </w:t>
      </w:r>
      <w:del w:id="11" w:author="Rodney Hill" w:date="2026-06-02T22:06:00Z" w16du:dateUtc="2026-06-03T02:06:00Z">
        <w:r w:rsidRPr="009832F7" w:rsidDel="00570F3B">
          <w:delText>over 500</w:delText>
        </w:r>
      </w:del>
      <w:ins w:id="12" w:author="Rodney Hill" w:date="2026-06-02T22:06:00Z" w16du:dateUtc="2026-06-03T02:06:00Z">
        <w:r w:rsidR="00570F3B">
          <w:t>hundreds of</w:t>
        </w:r>
      </w:ins>
      <w:r w:rsidRPr="009832F7">
        <w:t xml:space="preserve"> criminal trials in Baltimore County Circuit</w:t>
      </w:r>
      <w:ins w:id="13" w:author="Rodney Hill" w:date="2026-06-02T22:07:00Z" w16du:dateUtc="2026-06-03T02:07:00Z">
        <w:r w:rsidR="00765DB4">
          <w:t xml:space="preserve"> and District</w:t>
        </w:r>
      </w:ins>
      <w:r w:rsidRPr="009832F7">
        <w:t xml:space="preserve"> Court</w:t>
      </w:r>
      <w:ins w:id="14" w:author="Rodney Hill" w:date="2026-06-02T22:07:00Z" w16du:dateUtc="2026-06-03T02:07:00Z">
        <w:r w:rsidR="00765DB4">
          <w:t>s</w:t>
        </w:r>
      </w:ins>
      <w:r w:rsidRPr="009832F7">
        <w:t xml:space="preserve">. He has taught </w:t>
      </w:r>
      <w:ins w:id="15" w:author="Rodney Hill" w:date="2026-06-02T22:08:00Z" w16du:dateUtc="2026-06-03T02:08:00Z">
        <w:r w:rsidR="00A26FD4">
          <w:t>for</w:t>
        </w:r>
      </w:ins>
      <w:del w:id="16" w:author="Rodney Hill" w:date="2026-06-02T22:08:00Z" w16du:dateUtc="2026-06-03T02:08:00Z">
        <w:r w:rsidRPr="009832F7" w:rsidDel="00A26FD4">
          <w:delText>at</w:delText>
        </w:r>
      </w:del>
      <w:r w:rsidRPr="009832F7">
        <w:t xml:space="preserve"> the Federal Law Enforcement Training Centers (FLETC)</w:t>
      </w:r>
      <w:del w:id="17" w:author="Rodney Hill" w:date="2026-06-02T22:08:00Z" w16du:dateUtc="2026-06-03T02:08:00Z">
        <w:r w:rsidRPr="009832F7" w:rsidDel="00A26FD4">
          <w:delText>,</w:delText>
        </w:r>
      </w:del>
      <w:ins w:id="18" w:author="Rodney Hill" w:date="2026-06-02T22:08:00Z" w16du:dateUtc="2026-06-03T02:08:00Z">
        <w:r w:rsidR="00A26FD4">
          <w:t xml:space="preserve"> </w:t>
        </w:r>
      </w:ins>
      <w:r w:rsidRPr="009832F7">
        <w:t xml:space="preserve"> </w:t>
      </w:r>
      <w:ins w:id="19" w:author="Rodney Hill" w:date="2026-06-02T22:08:00Z" w16du:dateUtc="2026-06-03T02:08:00Z">
        <w:r w:rsidR="00A26FD4">
          <w:t xml:space="preserve">he has taught at </w:t>
        </w:r>
      </w:ins>
      <w:ins w:id="20" w:author="Rodney Hill" w:date="2026-06-02T22:07:00Z" w16du:dateUtc="2026-06-03T02:07:00Z">
        <w:r w:rsidR="00A26FD4">
          <w:t>numerous</w:t>
        </w:r>
      </w:ins>
      <w:ins w:id="21" w:author="Rodney Hill" w:date="2026-06-02T22:08:00Z" w16du:dateUtc="2026-06-03T02:08:00Z">
        <w:r w:rsidR="00A26FD4">
          <w:t xml:space="preserve"> police seminars and conferences</w:t>
        </w:r>
        <w:r w:rsidR="00E56CC0">
          <w:t>,</w:t>
        </w:r>
      </w:ins>
      <w:ins w:id="22" w:author="Rodney Hill" w:date="2026-06-02T22:07:00Z" w16du:dateUtc="2026-06-03T02:07:00Z">
        <w:r w:rsidR="00A26FD4">
          <w:t xml:space="preserve"> </w:t>
        </w:r>
      </w:ins>
      <w:r w:rsidRPr="009832F7">
        <w:t xml:space="preserve">multiple universities, and </w:t>
      </w:r>
      <w:del w:id="23" w:author="Rodney Hill" w:date="2026-06-02T22:08:00Z" w16du:dateUtc="2026-06-03T02:08:00Z">
        <w:r w:rsidRPr="009832F7" w:rsidDel="00E56CC0">
          <w:delText>continues to</w:delText>
        </w:r>
      </w:del>
      <w:ins w:id="24" w:author="Rodney Hill" w:date="2026-06-02T22:08:00Z" w16du:dateUtc="2026-06-03T02:08:00Z">
        <w:r w:rsidR="00E56CC0">
          <w:t>currently</w:t>
        </w:r>
      </w:ins>
      <w:r w:rsidRPr="009832F7">
        <w:t xml:space="preserve"> serve</w:t>
      </w:r>
      <w:ins w:id="25" w:author="Rodney Hill" w:date="2026-06-02T22:08:00Z" w16du:dateUtc="2026-06-03T02:08:00Z">
        <w:r w:rsidR="00E56CC0">
          <w:t>s</w:t>
        </w:r>
      </w:ins>
      <w:r w:rsidRPr="009832F7">
        <w:t xml:space="preserve"> as an </w:t>
      </w:r>
      <w:del w:id="26" w:author="Rodney Hill" w:date="2026-06-02T21:58:00Z" w16du:dateUtc="2026-06-03T01:58:00Z">
        <w:r w:rsidR="009C7ACE" w:rsidDel="00A150EC">
          <w:delText xml:space="preserve">Adjunct </w:delText>
        </w:r>
      </w:del>
      <w:ins w:id="27" w:author="Rodney Hill" w:date="2026-06-02T21:58:00Z" w16du:dateUtc="2026-06-03T01:58:00Z">
        <w:r w:rsidR="00A150EC">
          <w:t xml:space="preserve"> Assistant Law </w:t>
        </w:r>
      </w:ins>
      <w:r w:rsidRPr="009832F7">
        <w:t>Professor at Stevenson University</w:t>
      </w:r>
      <w:ins w:id="28" w:author="Rodney Hill" w:date="2026-06-02T22:09:00Z" w16du:dateUtc="2026-06-03T02:09:00Z">
        <w:r w:rsidR="00DE2BB7">
          <w:t>,</w:t>
        </w:r>
      </w:ins>
      <w:r w:rsidRPr="009832F7">
        <w:t xml:space="preserve"> and a news contributor for WBFF-FOX 45 in Baltimore.</w:t>
      </w:r>
    </w:p>
    <w:p w14:paraId="3FEFD874" w14:textId="77777777" w:rsidR="00784C39" w:rsidRDefault="00784C3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14EE40B4" w14:textId="4847DC59" w:rsidR="00CD7609" w:rsidRP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CD7609">
        <w:rPr>
          <w:rFonts w:ascii="Tahoma" w:hAnsi="Tahoma" w:cs="Tahoma"/>
          <w:sz w:val="22"/>
          <w:szCs w:val="22"/>
        </w:rPr>
        <w:t>Juris Doctor — University of Baltimore School of Law</w:t>
      </w:r>
      <w:del w:id="29" w:author="Rodney Hill" w:date="2026-06-02T21:49:00Z" w16du:dateUtc="2026-06-03T01:49:00Z">
        <w:r w:rsidRPr="00CD7609" w:rsidDel="00CD7609">
          <w:rPr>
            <w:rFonts w:ascii="Tahoma" w:hAnsi="Tahoma" w:cs="Tahoma"/>
            <w:sz w:val="22"/>
            <w:szCs w:val="22"/>
          </w:rPr>
          <w:delText>, 1996</w:delText>
        </w:r>
      </w:del>
    </w:p>
    <w:p w14:paraId="1334E7D9" w14:textId="766FC727" w:rsidR="00CD7609" w:rsidRP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CD7609">
        <w:rPr>
          <w:rFonts w:ascii="Tahoma" w:hAnsi="Tahoma" w:cs="Tahoma"/>
          <w:sz w:val="22"/>
          <w:szCs w:val="22"/>
        </w:rPr>
        <w:t>B.A. Law Enforcement — University of Maryland, College Park</w:t>
      </w:r>
      <w:del w:id="30" w:author="Rodney Hill" w:date="2026-06-02T21:49:00Z" w16du:dateUtc="2026-06-03T01:49:00Z">
        <w:r w:rsidRPr="00CD7609" w:rsidDel="00CD7609">
          <w:rPr>
            <w:rFonts w:ascii="Tahoma" w:hAnsi="Tahoma" w:cs="Tahoma"/>
            <w:sz w:val="22"/>
            <w:szCs w:val="22"/>
          </w:rPr>
          <w:delText>, 1984</w:delText>
        </w:r>
      </w:del>
    </w:p>
    <w:p w14:paraId="6FAF3AFC" w14:textId="7688BBF1" w:rsidR="00CD7609" w:rsidRP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CD7609">
        <w:rPr>
          <w:rFonts w:ascii="Tahoma" w:hAnsi="Tahoma" w:cs="Tahoma"/>
          <w:sz w:val="22"/>
          <w:szCs w:val="22"/>
        </w:rPr>
        <w:t xml:space="preserve">Certified Litigation Specialist </w:t>
      </w:r>
      <w:del w:id="31" w:author="Rodney Hill" w:date="2026-06-02T21:50:00Z" w16du:dateUtc="2026-06-03T01:50:00Z">
        <w:r w:rsidRPr="00CD7609" w:rsidDel="00CD7609">
          <w:rPr>
            <w:rFonts w:ascii="Tahoma" w:hAnsi="Tahoma" w:cs="Tahoma"/>
            <w:sz w:val="22"/>
            <w:szCs w:val="22"/>
          </w:rPr>
          <w:delText>— Americans for Effective Law Enforcement</w:delText>
        </w:r>
      </w:del>
    </w:p>
    <w:p w14:paraId="3076B681" w14:textId="27BCBE88" w:rsidR="00CD7609" w:rsidRPr="00CD7609" w:rsidDel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del w:id="32" w:author="Rodney Hill" w:date="2026-06-02T21:50:00Z" w16du:dateUtc="2026-06-03T01:50:00Z"/>
          <w:rFonts w:ascii="Tahoma" w:hAnsi="Tahoma" w:cs="Tahoma"/>
          <w:sz w:val="22"/>
          <w:szCs w:val="22"/>
        </w:rPr>
      </w:pPr>
      <w:del w:id="33" w:author="Rodney Hill" w:date="2026-06-02T21:50:00Z" w16du:dateUtc="2026-06-03T01:50:00Z">
        <w:r w:rsidRPr="00CD7609" w:rsidDel="00CD7609">
          <w:rPr>
            <w:rFonts w:ascii="Tahoma" w:hAnsi="Tahoma" w:cs="Tahoma"/>
            <w:sz w:val="22"/>
            <w:szCs w:val="22"/>
          </w:rPr>
          <w:delText>Certified Excited Delirium &amp; Agitated Chaotic Events Instructor</w:delText>
        </w:r>
      </w:del>
    </w:p>
    <w:p w14:paraId="2650C44D" w14:textId="0313D122" w:rsid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ins w:id="34" w:author="Rodney Hill" w:date="2026-06-02T21:51:00Z" w16du:dateUtc="2026-06-03T01:51:00Z"/>
          <w:rFonts w:ascii="Tahoma" w:hAnsi="Tahoma" w:cs="Tahoma"/>
          <w:sz w:val="22"/>
          <w:szCs w:val="22"/>
        </w:rPr>
      </w:pPr>
      <w:ins w:id="35" w:author="Rodney Hill" w:date="2026-06-02T21:51:00Z" w16du:dateUtc="2026-06-03T01:51:00Z">
        <w:r>
          <w:rPr>
            <w:rFonts w:ascii="Tahoma" w:hAnsi="Tahoma" w:cs="Tahoma"/>
            <w:sz w:val="22"/>
            <w:szCs w:val="22"/>
          </w:rPr>
          <w:t xml:space="preserve">Provides professional </w:t>
        </w:r>
      </w:ins>
      <w:ins w:id="36" w:author="Rodney Hill" w:date="2026-06-02T21:52:00Z" w16du:dateUtc="2026-06-03T01:52:00Z">
        <w:r>
          <w:rPr>
            <w:rFonts w:ascii="Tahoma" w:hAnsi="Tahoma" w:cs="Tahoma"/>
            <w:sz w:val="22"/>
            <w:szCs w:val="22"/>
          </w:rPr>
          <w:t>trainings and seminars throughout the U.S.</w:t>
        </w:r>
      </w:ins>
    </w:p>
    <w:p w14:paraId="55444E80" w14:textId="07DDFE30" w:rsidR="00CD7609" w:rsidRPr="00CD7609" w:rsidDel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del w:id="37" w:author="Rodney Hill" w:date="2026-06-02T21:51:00Z" w16du:dateUtc="2026-06-03T01:51:00Z"/>
          <w:rFonts w:ascii="Tahoma" w:hAnsi="Tahoma" w:cs="Tahoma"/>
          <w:sz w:val="22"/>
          <w:szCs w:val="22"/>
        </w:rPr>
      </w:pPr>
      <w:del w:id="38" w:author="Rodney Hill" w:date="2026-06-02T21:51:00Z" w16du:dateUtc="2026-06-03T01:51:00Z">
        <w:r w:rsidRPr="00CD7609" w:rsidDel="00CD7609">
          <w:rPr>
            <w:rFonts w:ascii="Tahoma" w:hAnsi="Tahoma" w:cs="Tahoma"/>
            <w:sz w:val="22"/>
            <w:szCs w:val="22"/>
          </w:rPr>
          <w:delText>FBI Certificate of Recognition — Gun Trace Task Force Investigation, 2018</w:delText>
        </w:r>
      </w:del>
    </w:p>
    <w:p w14:paraId="388463F6" w14:textId="77777777" w:rsidR="00CD7609" w:rsidRP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r w:rsidRPr="00CD7609">
        <w:rPr>
          <w:rFonts w:ascii="Tahoma" w:hAnsi="Tahoma" w:cs="Tahoma"/>
          <w:sz w:val="22"/>
          <w:szCs w:val="22"/>
        </w:rPr>
        <w:t>Assistant Professor of Law — Stevenson University (current)</w:t>
      </w:r>
    </w:p>
    <w:p w14:paraId="49FB9794" w14:textId="77777777" w:rsidR="00CD7609" w:rsidRDefault="00CD7609" w:rsidP="00CD7609">
      <w:pPr>
        <w:numPr>
          <w:ilvl w:val="0"/>
          <w:numId w:val="2"/>
        </w:numPr>
        <w:spacing w:before="120" w:after="120" w:line="240" w:lineRule="auto"/>
        <w:rPr>
          <w:ins w:id="39" w:author="Rodney Hill" w:date="2026-06-02T22:09:00Z" w16du:dateUtc="2026-06-03T02:09:00Z"/>
          <w:rFonts w:ascii="Tahoma" w:hAnsi="Tahoma" w:cs="Tahoma"/>
          <w:sz w:val="22"/>
          <w:szCs w:val="22"/>
        </w:rPr>
      </w:pPr>
      <w:r w:rsidRPr="00CD7609">
        <w:rPr>
          <w:rFonts w:ascii="Tahoma" w:hAnsi="Tahoma" w:cs="Tahoma"/>
          <w:sz w:val="22"/>
          <w:szCs w:val="22"/>
        </w:rPr>
        <w:t>News Contributor — WBFF-FOX 45 Baltimore (current)</w:t>
      </w:r>
    </w:p>
    <w:p w14:paraId="00C59AC5" w14:textId="06B4BDBB" w:rsidR="00DE2BB7" w:rsidRPr="00CD7609" w:rsidRDefault="00DE2BB7" w:rsidP="00CD7609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22"/>
          <w:szCs w:val="22"/>
        </w:rPr>
      </w:pPr>
      <w:ins w:id="40" w:author="Rodney Hill" w:date="2026-06-02T22:09:00Z" w16du:dateUtc="2026-06-03T02:09:00Z">
        <w:r>
          <w:rPr>
            <w:rFonts w:ascii="Tahoma" w:hAnsi="Tahoma" w:cs="Tahoma"/>
            <w:sz w:val="22"/>
            <w:szCs w:val="22"/>
          </w:rPr>
          <w:t>Numerous other Certifications and Recognitions</w:t>
        </w:r>
      </w:ins>
    </w:p>
    <w:p w14:paraId="0E93C957" w14:textId="77777777" w:rsidR="00CD7609" w:rsidRPr="0082048F" w:rsidRDefault="00CD7609" w:rsidP="00226F0B">
      <w:pPr>
        <w:spacing w:before="120" w:after="120" w:line="240" w:lineRule="auto"/>
        <w:rPr>
          <w:rFonts w:ascii="Tahoma" w:hAnsi="Tahoma" w:cs="Tahoma"/>
          <w:sz w:val="22"/>
          <w:szCs w:val="22"/>
        </w:rPr>
      </w:pPr>
    </w:p>
    <w:p w14:paraId="62589566" w14:textId="77777777" w:rsidR="0075431B" w:rsidRDefault="0075431B"/>
    <w:p w14:paraId="7BE21D59" w14:textId="6B447BBE" w:rsidR="009832F7" w:rsidRDefault="009832F7">
      <w:r>
        <w:t>Let’s Discuss your matter page</w:t>
      </w:r>
    </w:p>
    <w:p w14:paraId="2DA1AB8A" w14:textId="1ECDC4E9" w:rsidR="009832F7" w:rsidRDefault="009832F7">
      <w:r w:rsidRPr="009832F7">
        <w:t>Whether you need an expert witness, legal counsel</w:t>
      </w:r>
      <w:r w:rsidRPr="009832F7">
        <w:t xml:space="preserve"> </w:t>
      </w:r>
      <w:r>
        <w:t>or an</w:t>
      </w:r>
      <w:r w:rsidRPr="009832F7">
        <w:t xml:space="preserve"> independent investigator, </w:t>
      </w:r>
      <w:del w:id="41" w:author="Rodney Hill" w:date="2026-06-02T22:10:00Z" w16du:dateUtc="2026-06-03T02:10:00Z">
        <w:r w:rsidRPr="009832F7" w:rsidDel="004C21E0">
          <w:delText>Mr. Hill</w:delText>
        </w:r>
      </w:del>
      <w:ins w:id="42" w:author="Rodney Hill" w:date="2026-06-02T22:10:00Z" w16du:dateUtc="2026-06-03T02:10:00Z">
        <w:r w:rsidR="004C21E0">
          <w:t>Hill Legal Consultants are</w:t>
        </w:r>
      </w:ins>
      <w:del w:id="43" w:author="Rodney Hill" w:date="2026-06-02T22:10:00Z" w16du:dateUtc="2026-06-03T02:10:00Z">
        <w:r w:rsidRPr="009832F7" w:rsidDel="004C21E0">
          <w:delText xml:space="preserve"> </w:delText>
        </w:r>
        <w:r w:rsidR="0075431B" w:rsidDel="004C21E0">
          <w:delText>is</w:delText>
        </w:r>
      </w:del>
      <w:r w:rsidR="0075431B">
        <w:t xml:space="preserve"> ready to discuss your matter.</w:t>
      </w:r>
    </w:p>
    <w:p w14:paraId="5E6427C4" w14:textId="77777777" w:rsidR="009832F7" w:rsidRDefault="009832F7"/>
    <w:p w14:paraId="27B88396" w14:textId="77777777" w:rsidR="00BA71F2" w:rsidRDefault="00BA71F2"/>
    <w:sectPr w:rsidR="00BA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A37"/>
    <w:multiLevelType w:val="multilevel"/>
    <w:tmpl w:val="D65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01344"/>
    <w:multiLevelType w:val="hybridMultilevel"/>
    <w:tmpl w:val="9CE2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949113">
    <w:abstractNumId w:val="1"/>
  </w:num>
  <w:num w:numId="2" w16cid:durableId="11788880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ney Hill">
    <w15:presenceInfo w15:providerId="Windows Live" w15:userId="7fed86b7ea48e0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8D"/>
    <w:rsid w:val="00041858"/>
    <w:rsid w:val="000B7CAA"/>
    <w:rsid w:val="00177F8D"/>
    <w:rsid w:val="00226F0B"/>
    <w:rsid w:val="004C21E0"/>
    <w:rsid w:val="00570F3B"/>
    <w:rsid w:val="005D0FAB"/>
    <w:rsid w:val="005D3E63"/>
    <w:rsid w:val="005F7738"/>
    <w:rsid w:val="00745987"/>
    <w:rsid w:val="0075431B"/>
    <w:rsid w:val="00765DB4"/>
    <w:rsid w:val="00784C39"/>
    <w:rsid w:val="008451E8"/>
    <w:rsid w:val="00850CD9"/>
    <w:rsid w:val="00885B9B"/>
    <w:rsid w:val="009832F7"/>
    <w:rsid w:val="009C7ACE"/>
    <w:rsid w:val="00A150EC"/>
    <w:rsid w:val="00A26FD4"/>
    <w:rsid w:val="00BA71F2"/>
    <w:rsid w:val="00CD7609"/>
    <w:rsid w:val="00DB1201"/>
    <w:rsid w:val="00DE2BB7"/>
    <w:rsid w:val="00DE399E"/>
    <w:rsid w:val="00E5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1101"/>
  <w15:chartTrackingRefBased/>
  <w15:docId w15:val="{DC7CDAE9-52AA-4C83-AB0A-1218F0B9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8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83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Hill</dc:creator>
  <cp:keywords/>
  <dc:description/>
  <cp:lastModifiedBy>Rodney Hill</cp:lastModifiedBy>
  <cp:revision>2</cp:revision>
  <dcterms:created xsi:type="dcterms:W3CDTF">2026-06-03T02:10:00Z</dcterms:created>
  <dcterms:modified xsi:type="dcterms:W3CDTF">2026-06-03T02:10:00Z</dcterms:modified>
</cp:coreProperties>
</file>